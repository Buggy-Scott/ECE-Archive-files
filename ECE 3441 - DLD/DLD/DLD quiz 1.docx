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053E" w14:textId="52FD5A48" w:rsidR="00DB50AF" w:rsidRPr="00FF095B" w:rsidRDefault="00DB50AF" w:rsidP="00DB50AF">
      <w:pPr>
        <w:pStyle w:val="Heading2"/>
        <w:jc w:val="center"/>
        <w:rPr>
          <w:rFonts w:ascii="Times New Roman" w:hAnsi="Times New Roman" w:cs="Times New Roman"/>
          <w:sz w:val="32"/>
          <w:szCs w:val="32"/>
        </w:rPr>
      </w:pPr>
      <w:r w:rsidRPr="00FF095B">
        <w:rPr>
          <w:rFonts w:ascii="Times New Roman" w:hAnsi="Times New Roman" w:cs="Times New Roman"/>
          <w:sz w:val="32"/>
          <w:szCs w:val="32"/>
        </w:rPr>
        <w:t xml:space="preserve">Question 1: </w:t>
      </w:r>
      <w:r w:rsidR="00960472" w:rsidRPr="00FF095B">
        <w:rPr>
          <w:rFonts w:ascii="Times New Roman" w:hAnsi="Times New Roman" w:cs="Times New Roman"/>
          <w:sz w:val="32"/>
          <w:szCs w:val="32"/>
        </w:rPr>
        <w:t>Academic Honesty Statement</w:t>
      </w:r>
    </w:p>
    <w:p w14:paraId="4D81E800" w14:textId="77777777" w:rsidR="00DB50AF" w:rsidRDefault="00DB50AF" w:rsidP="00DB50AF">
      <w:pPr>
        <w:pStyle w:val="Heading2"/>
        <w:jc w:val="center"/>
      </w:pPr>
    </w:p>
    <w:p w14:paraId="58C323F3" w14:textId="62F77745" w:rsidR="00DB50AF" w:rsidRPr="00FF095B" w:rsidRDefault="00FF095B" w:rsidP="00DB50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Submit a </w:t>
      </w:r>
      <w:r w:rsidR="005001E3">
        <w:rPr>
          <w:rFonts w:ascii="Times New Roman" w:hAnsi="Times New Roman" w:cs="Times New Roman"/>
        </w:rPr>
        <w:t xml:space="preserve">handwritten </w:t>
      </w:r>
      <w:r>
        <w:rPr>
          <w:rFonts w:ascii="Times New Roman" w:hAnsi="Times New Roman" w:cs="Times New Roman"/>
        </w:rPr>
        <w:t>copy of the following statement to blackboard</w:t>
      </w:r>
      <w:r w:rsidR="005001E3">
        <w:rPr>
          <w:rFonts w:ascii="Times New Roman" w:hAnsi="Times New Roman" w:cs="Times New Roman"/>
        </w:rPr>
        <w:t>:</w:t>
      </w:r>
    </w:p>
    <w:p w14:paraId="78361E16" w14:textId="77777777" w:rsidR="00FF095B" w:rsidRDefault="00FF095B" w:rsidP="00DB50AF">
      <w:pPr>
        <w:rPr>
          <w:rFonts w:ascii="Helvetica" w:eastAsia="Times New Roman" w:hAnsi="Helvetica" w:cs="Times New Roman"/>
          <w:color w:val="000000" w:themeColor="text1"/>
          <w:sz w:val="18"/>
          <w:szCs w:val="18"/>
        </w:rPr>
      </w:pPr>
    </w:p>
    <w:p w14:paraId="1386DE5E" w14:textId="77777777" w:rsidR="00FF095B" w:rsidRDefault="00FF095B" w:rsidP="00DB50AF">
      <w:pPr>
        <w:rPr>
          <w:rFonts w:ascii="Helvetica" w:eastAsia="Times New Roman" w:hAnsi="Helvetica" w:cs="Times New Roman"/>
          <w:color w:val="000000" w:themeColor="text1"/>
          <w:sz w:val="18"/>
          <w:szCs w:val="18"/>
        </w:rPr>
      </w:pPr>
    </w:p>
    <w:p w14:paraId="750D4F7A" w14:textId="77777777" w:rsidR="00FF095B" w:rsidRPr="00FF095B" w:rsidRDefault="00FF095B" w:rsidP="00DB50AF">
      <w:pPr>
        <w:rPr>
          <w:rFonts w:ascii="Helvetica" w:eastAsia="Times New Roman" w:hAnsi="Helvetica" w:cs="Times New Roman"/>
          <w:color w:val="000000" w:themeColor="text1"/>
        </w:rPr>
      </w:pPr>
    </w:p>
    <w:p w14:paraId="494108DE" w14:textId="1913B50E" w:rsidR="00DB50AF" w:rsidRPr="009E73E3" w:rsidRDefault="00DB50AF" w:rsidP="00FF095B">
      <w:pPr>
        <w:spacing w:line="48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009E73E3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This is my own </w:t>
      </w:r>
      <w:r w:rsidR="00FF095B" w:rsidRPr="009E73E3">
        <w:rPr>
          <w:rFonts w:ascii="Times New Roman" w:eastAsia="Times New Roman" w:hAnsi="Times New Roman" w:cs="Times New Roman"/>
          <w:i/>
          <w:iCs/>
          <w:color w:val="000000" w:themeColor="text1"/>
        </w:rPr>
        <w:t>work;</w:t>
      </w:r>
      <w:r w:rsidRPr="009E73E3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I did not browse for solutions or collaborate.</w:t>
      </w:r>
    </w:p>
    <w:p w14:paraId="3C6020E8" w14:textId="7E12B57B" w:rsidR="00DB50AF" w:rsidRPr="00DB50AF" w:rsidRDefault="00DB50AF" w:rsidP="00FF095B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FF095B">
        <w:rPr>
          <w:rFonts w:ascii="Times New Roman" w:eastAsia="Times New Roman" w:hAnsi="Times New Roman" w:cs="Times New Roman"/>
          <w:color w:val="000000" w:themeColor="text1"/>
        </w:rPr>
        <w:t xml:space="preserve">First Name Last Name, Peoplesoft ID, </w:t>
      </w:r>
      <w:r w:rsidR="00FF095B" w:rsidRPr="00FF095B">
        <w:rPr>
          <w:rFonts w:ascii="Times New Roman" w:eastAsia="Times New Roman" w:hAnsi="Times New Roman" w:cs="Times New Roman"/>
          <w:color w:val="000000" w:themeColor="text1"/>
        </w:rPr>
        <w:t>Date</w:t>
      </w:r>
    </w:p>
    <w:p w14:paraId="60D974F7" w14:textId="77777777" w:rsidR="00DB50AF" w:rsidRPr="00DB50AF" w:rsidRDefault="00960472" w:rsidP="00DB50AF">
      <w:pPr>
        <w:rPr>
          <w:rFonts w:ascii="Times New Roman" w:eastAsia="Times New Roman" w:hAnsi="Times New Roman" w:cs="Times New Roman"/>
        </w:rPr>
      </w:pPr>
      <w:r w:rsidRPr="00DB50AF">
        <w:rPr>
          <w:color w:val="000000" w:themeColor="text1"/>
        </w:rPr>
        <w:br w:type="page"/>
      </w:r>
      <w:r w:rsidR="00DB50AF" w:rsidRPr="00DB50AF">
        <w:rPr>
          <w:rFonts w:ascii="Helvetica" w:eastAsia="Times New Roman" w:hAnsi="Helvetica" w:cs="Times New Roman"/>
          <w:color w:val="FFFFFF"/>
          <w:sz w:val="18"/>
          <w:szCs w:val="18"/>
        </w:rPr>
        <w:lastRenderedPageBreak/>
        <w:t>This is my own work, I did not browse for solutions or collaborate</w:t>
      </w:r>
    </w:p>
    <w:p w14:paraId="56FB9C82" w14:textId="11690C5D" w:rsidR="00960472" w:rsidRPr="00DB50AF" w:rsidRDefault="00960472" w:rsidP="00DB50AF">
      <w:pPr>
        <w:rPr>
          <w:color w:val="000000" w:themeColor="text1"/>
          <w:sz w:val="32"/>
          <w:szCs w:val="32"/>
        </w:rPr>
      </w:pPr>
    </w:p>
    <w:p w14:paraId="7A500191" w14:textId="4E67742C" w:rsidR="00F9382C" w:rsidRPr="00960472" w:rsidRDefault="00F9382C" w:rsidP="00F9382C">
      <w:pPr>
        <w:pStyle w:val="Heading1"/>
        <w:jc w:val="center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>Question #</w:t>
      </w:r>
      <w:r w:rsidR="00DB50AF">
        <w:rPr>
          <w:rFonts w:ascii="Times New Roman" w:hAnsi="Times New Roman" w:cs="Times New Roman"/>
        </w:rPr>
        <w:t>2</w:t>
      </w:r>
      <w:r w:rsidR="004B1F97" w:rsidRPr="00960472">
        <w:rPr>
          <w:rFonts w:ascii="Times New Roman" w:hAnsi="Times New Roman" w:cs="Times New Roman"/>
        </w:rPr>
        <w:t xml:space="preserve">: </w:t>
      </w:r>
    </w:p>
    <w:p w14:paraId="5EA4091F" w14:textId="523E78B0" w:rsidR="00F9382C" w:rsidRPr="00960472" w:rsidRDefault="00F9382C" w:rsidP="00960472">
      <w:pPr>
        <w:pStyle w:val="Heading2"/>
        <w:spacing w:line="480" w:lineRule="auto"/>
        <w:rPr>
          <w:rFonts w:ascii="Times New Roman" w:hAnsi="Times New Roman" w:cs="Times New Roman"/>
          <w:color w:val="FF0000"/>
        </w:rPr>
      </w:pPr>
      <w:r w:rsidRPr="00960472">
        <w:rPr>
          <w:rFonts w:ascii="Times New Roman" w:hAnsi="Times New Roman" w:cs="Times New Roman"/>
        </w:rPr>
        <w:t xml:space="preserve">Version A: </w:t>
      </w:r>
      <w:r w:rsidRPr="00960472">
        <w:rPr>
          <w:rFonts w:ascii="Times New Roman" w:hAnsi="Times New Roman" w:cs="Times New Roman"/>
          <w:color w:val="FF0000"/>
        </w:rPr>
        <w:t>(0, 1, 2, 3, 4</w:t>
      </w:r>
      <w:r w:rsidR="00963B6D" w:rsidRPr="00960472">
        <w:rPr>
          <w:rFonts w:ascii="Times New Roman" w:hAnsi="Times New Roman" w:cs="Times New Roman"/>
          <w:color w:val="FF0000"/>
        </w:rPr>
        <w:t>)</w:t>
      </w:r>
    </w:p>
    <w:p w14:paraId="6B71BFC0" w14:textId="77777777" w:rsidR="00A729C4" w:rsidRPr="00960472" w:rsidRDefault="00963B6D" w:rsidP="00960472">
      <w:pPr>
        <w:spacing w:line="480" w:lineRule="auto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ab/>
      </w:r>
    </w:p>
    <w:p w14:paraId="193FB419" w14:textId="4914F74B" w:rsidR="00960472" w:rsidRPr="00960472" w:rsidRDefault="00963B6D" w:rsidP="00960472">
      <w:pPr>
        <w:spacing w:line="480" w:lineRule="auto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 xml:space="preserve">Convert </w:t>
      </w:r>
      <w:r w:rsidR="00C26F5F">
        <w:rPr>
          <w:rFonts w:ascii="Times New Roman" w:hAnsi="Times New Roman" w:cs="Times New Roman"/>
        </w:rPr>
        <w:t>345.678</w:t>
      </w:r>
      <w:del w:id="0" w:author="Juel, Kallie T" w:date="2021-02-25T10:43:00Z">
        <w:r w:rsidRPr="00960472" w:rsidDel="00660940">
          <w:rPr>
            <w:rFonts w:ascii="Times New Roman" w:hAnsi="Times New Roman" w:cs="Times New Roman"/>
          </w:rPr>
          <w:delText>1</w:delText>
        </w:r>
      </w:del>
      <w:r w:rsidR="00C26F5F">
        <w:rPr>
          <w:rFonts w:ascii="Times New Roman" w:hAnsi="Times New Roman" w:cs="Times New Roman"/>
          <w:vertAlign w:val="subscript"/>
        </w:rPr>
        <w:t>10</w:t>
      </w:r>
      <w:r w:rsidRPr="00960472">
        <w:rPr>
          <w:rFonts w:ascii="Times New Roman" w:hAnsi="Times New Roman" w:cs="Times New Roman"/>
        </w:rPr>
        <w:t xml:space="preserve"> to its exact </w:t>
      </w:r>
      <w:r w:rsidR="004B1F97" w:rsidRPr="00960472">
        <w:rPr>
          <w:rFonts w:ascii="Times New Roman" w:hAnsi="Times New Roman" w:cs="Times New Roman"/>
        </w:rPr>
        <w:t>equivalent</w:t>
      </w:r>
      <w:r w:rsidRPr="00960472">
        <w:rPr>
          <w:rFonts w:ascii="Times New Roman" w:hAnsi="Times New Roman" w:cs="Times New Roman"/>
        </w:rPr>
        <w:t xml:space="preserve"> base </w:t>
      </w:r>
      <w:r w:rsidR="00C26F5F">
        <w:rPr>
          <w:rFonts w:ascii="Times New Roman" w:hAnsi="Times New Roman" w:cs="Times New Roman"/>
        </w:rPr>
        <w:t>2</w:t>
      </w:r>
      <w:r w:rsidRPr="00960472">
        <w:rPr>
          <w:rFonts w:ascii="Times New Roman" w:hAnsi="Times New Roman" w:cs="Times New Roman"/>
        </w:rPr>
        <w:t xml:space="preserve"> number. Your answer</w:t>
      </w:r>
      <w:r w:rsidR="00A729C4" w:rsidRPr="00960472">
        <w:rPr>
          <w:rFonts w:ascii="Times New Roman" w:hAnsi="Times New Roman" w:cs="Times New Roman"/>
        </w:rPr>
        <w:t xml:space="preserve"> should have a minimum of 3 </w:t>
      </w:r>
      <w:r w:rsidR="005001E3">
        <w:rPr>
          <w:rFonts w:ascii="Times New Roman" w:hAnsi="Times New Roman" w:cs="Times New Roman"/>
        </w:rPr>
        <w:t xml:space="preserve">digits after the </w:t>
      </w:r>
      <w:r w:rsidR="00A729C4" w:rsidRPr="00960472">
        <w:rPr>
          <w:rFonts w:ascii="Times New Roman" w:hAnsi="Times New Roman" w:cs="Times New Roman"/>
        </w:rPr>
        <w:t>decimal</w:t>
      </w:r>
      <w:r w:rsidR="005001E3">
        <w:rPr>
          <w:rFonts w:ascii="Times New Roman" w:hAnsi="Times New Roman" w:cs="Times New Roman"/>
        </w:rPr>
        <w:t xml:space="preserve"> point</w:t>
      </w:r>
      <w:r w:rsidR="00A729C4" w:rsidRPr="00960472">
        <w:rPr>
          <w:rFonts w:ascii="Times New Roman" w:hAnsi="Times New Roman" w:cs="Times New Roman"/>
        </w:rPr>
        <w:t xml:space="preserve">. </w:t>
      </w:r>
    </w:p>
    <w:p w14:paraId="0993AABE" w14:textId="77777777" w:rsidR="00960472" w:rsidRPr="00960472" w:rsidRDefault="00960472" w:rsidP="00960472">
      <w:pPr>
        <w:ind w:firstLine="720"/>
        <w:rPr>
          <w:rFonts w:ascii="Times New Roman" w:hAnsi="Times New Roman" w:cs="Times New Roman"/>
        </w:rPr>
      </w:pPr>
    </w:p>
    <w:p w14:paraId="51257BDA" w14:textId="77777777" w:rsidR="00C26F5F" w:rsidRDefault="00C26F5F" w:rsidP="0096047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 answer is: 101011001.101</w:t>
      </w:r>
    </w:p>
    <w:p w14:paraId="700F7756" w14:textId="3265E300" w:rsidR="00F9382C" w:rsidRDefault="00A729C4" w:rsidP="00960472">
      <w:pPr>
        <w:jc w:val="center"/>
        <w:rPr>
          <w:rFonts w:ascii="Times New Roman" w:hAnsi="Times New Roman" w:cs="Times New Roman"/>
          <w:b/>
          <w:bCs/>
        </w:rPr>
      </w:pPr>
      <w:r w:rsidRPr="00960472">
        <w:rPr>
          <w:rFonts w:ascii="Times New Roman" w:hAnsi="Times New Roman" w:cs="Times New Roman"/>
          <w:b/>
          <w:bCs/>
        </w:rPr>
        <w:t xml:space="preserve">You must show your work in order to receive </w:t>
      </w:r>
      <w:r w:rsidR="00C26F5F">
        <w:rPr>
          <w:rFonts w:ascii="Times New Roman" w:hAnsi="Times New Roman" w:cs="Times New Roman"/>
          <w:b/>
          <w:bCs/>
        </w:rPr>
        <w:t xml:space="preserve">any </w:t>
      </w:r>
      <w:r w:rsidRPr="00960472">
        <w:rPr>
          <w:rFonts w:ascii="Times New Roman" w:hAnsi="Times New Roman" w:cs="Times New Roman"/>
          <w:b/>
          <w:bCs/>
        </w:rPr>
        <w:t>credit.</w:t>
      </w:r>
      <w:r w:rsidR="00C26F5F">
        <w:rPr>
          <w:rFonts w:ascii="Times New Roman" w:hAnsi="Times New Roman" w:cs="Times New Roman"/>
          <w:b/>
          <w:bCs/>
        </w:rPr>
        <w:t xml:space="preserve"> </w:t>
      </w:r>
    </w:p>
    <w:p w14:paraId="78BA18D4" w14:textId="15DBCCB8" w:rsidR="00C26F5F" w:rsidRDefault="00C26F5F" w:rsidP="00C26F5F">
      <w:pPr>
        <w:rPr>
          <w:rFonts w:ascii="Times New Roman" w:hAnsi="Times New Roman" w:cs="Times New Roman"/>
          <w:b/>
          <w:bCs/>
        </w:rPr>
      </w:pPr>
    </w:p>
    <w:p w14:paraId="2E0E8B4F" w14:textId="77777777" w:rsidR="00960472" w:rsidRPr="00960472" w:rsidRDefault="00960472" w:rsidP="00960472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</w:p>
    <w:p w14:paraId="1D3AA194" w14:textId="7F032A24" w:rsidR="00963B6D" w:rsidRPr="00960472" w:rsidRDefault="00963B6D" w:rsidP="00960472">
      <w:pPr>
        <w:spacing w:line="480" w:lineRule="auto"/>
        <w:rPr>
          <w:rFonts w:ascii="Times New Roman" w:hAnsi="Times New Roman" w:cs="Times New Roman"/>
        </w:rPr>
      </w:pPr>
    </w:p>
    <w:p w14:paraId="0F95FA40" w14:textId="77777777" w:rsidR="00960472" w:rsidRDefault="00960472" w:rsidP="00960472">
      <w:pPr>
        <w:pStyle w:val="Heading2"/>
        <w:spacing w:line="480" w:lineRule="auto"/>
        <w:rPr>
          <w:rFonts w:ascii="Times New Roman" w:hAnsi="Times New Roman" w:cs="Times New Roman"/>
        </w:rPr>
      </w:pPr>
    </w:p>
    <w:p w14:paraId="45992BE4" w14:textId="37749C1E" w:rsidR="007D4A7C" w:rsidRPr="00960472" w:rsidRDefault="00A729C4" w:rsidP="00960472">
      <w:pPr>
        <w:pStyle w:val="Heading2"/>
        <w:spacing w:line="480" w:lineRule="auto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 xml:space="preserve">Version B: </w:t>
      </w:r>
      <w:r w:rsidRPr="00960472">
        <w:rPr>
          <w:rFonts w:ascii="Times New Roman" w:hAnsi="Times New Roman" w:cs="Times New Roman"/>
          <w:color w:val="FF0000"/>
        </w:rPr>
        <w:t>(5, 6, 7, 8, 9)</w:t>
      </w:r>
    </w:p>
    <w:p w14:paraId="3B2BB719" w14:textId="05D62BCE" w:rsidR="00A729C4" w:rsidRPr="00960472" w:rsidRDefault="00A729C4" w:rsidP="00960472">
      <w:pPr>
        <w:spacing w:line="480" w:lineRule="auto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ab/>
      </w:r>
    </w:p>
    <w:p w14:paraId="76CFE1FE" w14:textId="55DEEA94" w:rsidR="00960472" w:rsidRPr="00960472" w:rsidRDefault="00A729C4" w:rsidP="00960472">
      <w:pPr>
        <w:spacing w:line="480" w:lineRule="auto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>Convert 321.</w:t>
      </w:r>
      <w:r w:rsidR="00B669A6">
        <w:rPr>
          <w:rFonts w:ascii="Times New Roman" w:hAnsi="Times New Roman" w:cs="Times New Roman"/>
        </w:rPr>
        <w:t>1</w:t>
      </w:r>
      <w:r w:rsidRPr="00960472">
        <w:rPr>
          <w:rFonts w:ascii="Times New Roman" w:hAnsi="Times New Roman" w:cs="Times New Roman"/>
        </w:rPr>
        <w:t>2</w:t>
      </w:r>
      <w:r w:rsidR="00B669A6">
        <w:rPr>
          <w:rFonts w:ascii="Times New Roman" w:hAnsi="Times New Roman" w:cs="Times New Roman"/>
        </w:rPr>
        <w:t>5</w:t>
      </w:r>
      <w:r w:rsidR="00C26F5F">
        <w:rPr>
          <w:rFonts w:ascii="Times New Roman" w:hAnsi="Times New Roman" w:cs="Times New Roman"/>
          <w:vertAlign w:val="subscript"/>
        </w:rPr>
        <w:t>10</w:t>
      </w:r>
      <w:r w:rsidRPr="00960472">
        <w:rPr>
          <w:rFonts w:ascii="Times New Roman" w:hAnsi="Times New Roman" w:cs="Times New Roman"/>
          <w:vertAlign w:val="subscript"/>
        </w:rPr>
        <w:t xml:space="preserve"> </w:t>
      </w:r>
      <w:r w:rsidRPr="00960472">
        <w:rPr>
          <w:rFonts w:ascii="Times New Roman" w:hAnsi="Times New Roman" w:cs="Times New Roman"/>
        </w:rPr>
        <w:t xml:space="preserve">to its exact equivalent base </w:t>
      </w:r>
      <w:r w:rsidR="00C26F5F">
        <w:rPr>
          <w:rFonts w:ascii="Times New Roman" w:hAnsi="Times New Roman" w:cs="Times New Roman"/>
        </w:rPr>
        <w:t>2</w:t>
      </w:r>
      <w:r w:rsidRPr="00960472">
        <w:rPr>
          <w:rFonts w:ascii="Times New Roman" w:hAnsi="Times New Roman" w:cs="Times New Roman"/>
        </w:rPr>
        <w:t xml:space="preserve"> num</w:t>
      </w:r>
      <w:r w:rsidR="005001E3">
        <w:rPr>
          <w:rFonts w:ascii="Times New Roman" w:hAnsi="Times New Roman" w:cs="Times New Roman"/>
        </w:rPr>
        <w:t>b</w:t>
      </w:r>
      <w:r w:rsidRPr="00960472">
        <w:rPr>
          <w:rFonts w:ascii="Times New Roman" w:hAnsi="Times New Roman" w:cs="Times New Roman"/>
        </w:rPr>
        <w:t xml:space="preserve">er. Your answer should have a minimum of 3 </w:t>
      </w:r>
      <w:r w:rsidR="005001E3">
        <w:rPr>
          <w:rFonts w:ascii="Times New Roman" w:hAnsi="Times New Roman" w:cs="Times New Roman"/>
        </w:rPr>
        <w:t xml:space="preserve">digits after the </w:t>
      </w:r>
      <w:r w:rsidR="005001E3" w:rsidRPr="00960472">
        <w:rPr>
          <w:rFonts w:ascii="Times New Roman" w:hAnsi="Times New Roman" w:cs="Times New Roman"/>
        </w:rPr>
        <w:t>decimal</w:t>
      </w:r>
      <w:r w:rsidR="005001E3">
        <w:rPr>
          <w:rFonts w:ascii="Times New Roman" w:hAnsi="Times New Roman" w:cs="Times New Roman"/>
        </w:rPr>
        <w:t xml:space="preserve"> point</w:t>
      </w:r>
      <w:r w:rsidRPr="00960472">
        <w:rPr>
          <w:rFonts w:ascii="Times New Roman" w:hAnsi="Times New Roman" w:cs="Times New Roman"/>
        </w:rPr>
        <w:t xml:space="preserve">. </w:t>
      </w:r>
    </w:p>
    <w:p w14:paraId="33B3CF59" w14:textId="77777777" w:rsidR="00960472" w:rsidRPr="00960472" w:rsidRDefault="00960472" w:rsidP="00960472">
      <w:pPr>
        <w:spacing w:line="480" w:lineRule="auto"/>
        <w:rPr>
          <w:rFonts w:ascii="Times New Roman" w:hAnsi="Times New Roman" w:cs="Times New Roman"/>
        </w:rPr>
      </w:pPr>
    </w:p>
    <w:p w14:paraId="41782EFE" w14:textId="26952585" w:rsidR="00C26F5F" w:rsidRDefault="00C26F5F" w:rsidP="0096047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answer is: </w:t>
      </w:r>
      <w:r w:rsidR="00B669A6">
        <w:rPr>
          <w:rFonts w:ascii="Times New Roman" w:hAnsi="Times New Roman" w:cs="Times New Roman"/>
          <w:b/>
          <w:bCs/>
        </w:rPr>
        <w:t>101000001.001</w:t>
      </w:r>
    </w:p>
    <w:p w14:paraId="7C82F717" w14:textId="44C18ED2" w:rsidR="00A729C4" w:rsidRDefault="00A729C4" w:rsidP="00960472">
      <w:pPr>
        <w:jc w:val="center"/>
        <w:rPr>
          <w:rFonts w:ascii="Times New Roman" w:hAnsi="Times New Roman" w:cs="Times New Roman"/>
          <w:b/>
          <w:bCs/>
        </w:rPr>
      </w:pPr>
      <w:r w:rsidRPr="00960472">
        <w:rPr>
          <w:rFonts w:ascii="Times New Roman" w:hAnsi="Times New Roman" w:cs="Times New Roman"/>
          <w:b/>
          <w:bCs/>
        </w:rPr>
        <w:t xml:space="preserve">You must show your work in order to receive </w:t>
      </w:r>
      <w:r w:rsidR="00B669A6">
        <w:rPr>
          <w:rFonts w:ascii="Times New Roman" w:hAnsi="Times New Roman" w:cs="Times New Roman"/>
          <w:b/>
          <w:bCs/>
        </w:rPr>
        <w:t xml:space="preserve">any </w:t>
      </w:r>
      <w:r w:rsidRPr="00960472">
        <w:rPr>
          <w:rFonts w:ascii="Times New Roman" w:hAnsi="Times New Roman" w:cs="Times New Roman"/>
          <w:b/>
          <w:bCs/>
        </w:rPr>
        <w:t>credit</w:t>
      </w:r>
      <w:r w:rsidR="005001E3">
        <w:rPr>
          <w:rFonts w:ascii="Times New Roman" w:hAnsi="Times New Roman" w:cs="Times New Roman"/>
          <w:b/>
          <w:bCs/>
        </w:rPr>
        <w:t>.</w:t>
      </w:r>
    </w:p>
    <w:p w14:paraId="76F6F566" w14:textId="77777777" w:rsidR="00960472" w:rsidRPr="00960472" w:rsidRDefault="00960472" w:rsidP="00960472">
      <w:pPr>
        <w:jc w:val="center"/>
        <w:rPr>
          <w:rFonts w:ascii="Times New Roman" w:hAnsi="Times New Roman" w:cs="Times New Roman"/>
          <w:b/>
          <w:bCs/>
        </w:rPr>
      </w:pPr>
    </w:p>
    <w:p w14:paraId="1D507776" w14:textId="77777777" w:rsidR="00A729C4" w:rsidRPr="00960472" w:rsidRDefault="00A729C4" w:rsidP="00960472">
      <w:pPr>
        <w:spacing w:after="160"/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 w:rsidRPr="00960472">
        <w:rPr>
          <w:rFonts w:ascii="Times New Roman" w:hAnsi="Times New Roman" w:cs="Times New Roman"/>
        </w:rPr>
        <w:br w:type="page"/>
      </w:r>
    </w:p>
    <w:p w14:paraId="434ADA83" w14:textId="4FF1D08C" w:rsidR="007D4A7C" w:rsidRPr="007D4A7C" w:rsidRDefault="007D4A7C" w:rsidP="007D4A7C">
      <w:pPr>
        <w:pStyle w:val="Heading1"/>
        <w:jc w:val="center"/>
        <w:rPr>
          <w:rFonts w:ascii="Times New Roman" w:hAnsi="Times New Roman" w:cs="Times New Roman"/>
        </w:rPr>
      </w:pPr>
      <w:r w:rsidRPr="007D4A7C">
        <w:rPr>
          <w:rFonts w:ascii="Times New Roman" w:hAnsi="Times New Roman" w:cs="Times New Roman"/>
        </w:rPr>
        <w:lastRenderedPageBreak/>
        <w:t>Question #</w:t>
      </w:r>
      <w:r w:rsidR="00DB50AF">
        <w:rPr>
          <w:rFonts w:ascii="Times New Roman" w:hAnsi="Times New Roman" w:cs="Times New Roman"/>
        </w:rPr>
        <w:t>3</w:t>
      </w:r>
      <w:r w:rsidR="004B1F97">
        <w:rPr>
          <w:rFonts w:ascii="Times New Roman" w:hAnsi="Times New Roman" w:cs="Times New Roman"/>
        </w:rPr>
        <w:t xml:space="preserve">: </w:t>
      </w:r>
    </w:p>
    <w:p w14:paraId="0F8C4DE3" w14:textId="04E9DA66" w:rsidR="00960472" w:rsidRPr="00960472" w:rsidRDefault="007D4A7C" w:rsidP="00960472">
      <w:pPr>
        <w:pStyle w:val="Heading2"/>
        <w:spacing w:line="480" w:lineRule="auto"/>
        <w:rPr>
          <w:rFonts w:ascii="Times New Roman" w:hAnsi="Times New Roman" w:cs="Times New Roman"/>
          <w:color w:val="FF0000"/>
        </w:rPr>
      </w:pPr>
      <w:r w:rsidRPr="00960472">
        <w:rPr>
          <w:rFonts w:ascii="Times New Roman" w:hAnsi="Times New Roman" w:cs="Times New Roman"/>
        </w:rPr>
        <w:t xml:space="preserve">Version A: </w:t>
      </w:r>
      <w:r w:rsidRPr="00960472">
        <w:rPr>
          <w:rFonts w:ascii="Times New Roman" w:hAnsi="Times New Roman" w:cs="Times New Roman"/>
          <w:color w:val="FF0000"/>
        </w:rPr>
        <w:t>(0, 2, 5, 7, 9)</w:t>
      </w:r>
    </w:p>
    <w:p w14:paraId="3FB9DE9D" w14:textId="77777777" w:rsidR="004B1F97" w:rsidRPr="00960472" w:rsidRDefault="004B1F97" w:rsidP="00960472">
      <w:pPr>
        <w:spacing w:line="480" w:lineRule="auto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>Simplify the following expression and include which law or theorem is used in each step:</w:t>
      </w:r>
    </w:p>
    <w:p w14:paraId="134EDD8A" w14:textId="15C19D3D" w:rsidR="007D4A7C" w:rsidRPr="00960472" w:rsidRDefault="007D4A7C" w:rsidP="00960472">
      <w:pPr>
        <w:spacing w:line="480" w:lineRule="auto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 xml:space="preserve"> </w:t>
      </w:r>
    </w:p>
    <w:p w14:paraId="28E198E1" w14:textId="3F1897ED" w:rsidR="00960472" w:rsidRPr="00960472" w:rsidRDefault="00000000" w:rsidP="00960472">
      <w:pPr>
        <w:spacing w:line="480" w:lineRule="auto"/>
        <w:rPr>
          <w:rFonts w:ascii="Times New Roman" w:eastAsiaTheme="maj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A,B,C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B'+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A+B+C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B+C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eastAsiaTheme="majorEastAsia" w:hAnsi="Cambria Math" w:cs="Times New Roman"/>
            </w:rPr>
            <m:t>'</m:t>
          </m:r>
        </m:oMath>
      </m:oMathPara>
    </w:p>
    <w:p w14:paraId="2D893CAF" w14:textId="77777777" w:rsidR="00960472" w:rsidRPr="00960472" w:rsidRDefault="00960472" w:rsidP="00960472">
      <w:pPr>
        <w:spacing w:line="480" w:lineRule="auto"/>
        <w:rPr>
          <w:rFonts w:ascii="Times New Roman" w:eastAsiaTheme="majorEastAsia" w:hAnsi="Times New Roman" w:cs="Times New Roman"/>
        </w:rPr>
      </w:pPr>
    </w:p>
    <w:p w14:paraId="38339E71" w14:textId="77777777" w:rsidR="005001E3" w:rsidRDefault="004B1F97" w:rsidP="00960472">
      <w:pPr>
        <w:jc w:val="center"/>
        <w:rPr>
          <w:rFonts w:ascii="Times New Roman" w:hAnsi="Times New Roman" w:cs="Times New Roman"/>
          <w:b/>
          <w:bCs/>
        </w:rPr>
      </w:pPr>
      <w:r w:rsidRPr="00960472">
        <w:rPr>
          <w:rFonts w:ascii="Times New Roman" w:hAnsi="Times New Roman" w:cs="Times New Roman"/>
          <w:b/>
          <w:bCs/>
        </w:rPr>
        <w:t xml:space="preserve">You must identify </w:t>
      </w:r>
      <w:r w:rsidRPr="009E73E3">
        <w:rPr>
          <w:rFonts w:ascii="Times New Roman" w:hAnsi="Times New Roman" w:cs="Times New Roman"/>
          <w:b/>
          <w:bCs/>
          <w:i/>
          <w:iCs/>
        </w:rPr>
        <w:t>each</w:t>
      </w:r>
      <w:r w:rsidRPr="00960472">
        <w:rPr>
          <w:rFonts w:ascii="Times New Roman" w:hAnsi="Times New Roman" w:cs="Times New Roman"/>
          <w:b/>
          <w:bCs/>
        </w:rPr>
        <w:t xml:space="preserve"> theorem or law you use for </w:t>
      </w:r>
      <w:r w:rsidRPr="009E73E3">
        <w:rPr>
          <w:rFonts w:ascii="Times New Roman" w:hAnsi="Times New Roman" w:cs="Times New Roman"/>
          <w:b/>
          <w:bCs/>
          <w:i/>
          <w:iCs/>
        </w:rPr>
        <w:t>each</w:t>
      </w:r>
      <w:r w:rsidRPr="00960472">
        <w:rPr>
          <w:rFonts w:ascii="Times New Roman" w:hAnsi="Times New Roman" w:cs="Times New Roman"/>
          <w:b/>
          <w:bCs/>
        </w:rPr>
        <w:t xml:space="preserve"> step </w:t>
      </w:r>
    </w:p>
    <w:p w14:paraId="0BB96E2F" w14:textId="14310904" w:rsidR="004B1F97" w:rsidRDefault="004B1F97" w:rsidP="00960472">
      <w:pPr>
        <w:jc w:val="center"/>
        <w:rPr>
          <w:rFonts w:ascii="Times New Roman" w:hAnsi="Times New Roman" w:cs="Times New Roman"/>
          <w:b/>
          <w:bCs/>
        </w:rPr>
      </w:pPr>
      <w:r w:rsidRPr="00960472">
        <w:rPr>
          <w:rFonts w:ascii="Times New Roman" w:hAnsi="Times New Roman" w:cs="Times New Roman"/>
          <w:b/>
          <w:bCs/>
        </w:rPr>
        <w:t>or you will not receive full credit.</w:t>
      </w:r>
    </w:p>
    <w:p w14:paraId="718E1143" w14:textId="77777777" w:rsidR="00960472" w:rsidRPr="00960472" w:rsidRDefault="00960472" w:rsidP="0096047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</w:p>
    <w:p w14:paraId="743720FD" w14:textId="0516D6A9" w:rsidR="004B1F97" w:rsidRPr="00960472" w:rsidRDefault="004B1F97" w:rsidP="00960472">
      <w:pPr>
        <w:spacing w:line="480" w:lineRule="auto"/>
        <w:rPr>
          <w:rFonts w:ascii="Times New Roman" w:hAnsi="Times New Roman" w:cs="Times New Roman"/>
        </w:rPr>
      </w:pPr>
    </w:p>
    <w:p w14:paraId="5835D6A1" w14:textId="77777777" w:rsidR="004B1F97" w:rsidRPr="00960472" w:rsidRDefault="004B1F97" w:rsidP="00960472">
      <w:pPr>
        <w:spacing w:line="480" w:lineRule="auto"/>
        <w:rPr>
          <w:rFonts w:ascii="Times New Roman" w:hAnsi="Times New Roman" w:cs="Times New Roman"/>
        </w:rPr>
      </w:pPr>
    </w:p>
    <w:p w14:paraId="3FECFA45" w14:textId="1A6C1FD9" w:rsidR="00960472" w:rsidRPr="00960472" w:rsidRDefault="007D4A7C" w:rsidP="00960472">
      <w:pPr>
        <w:pStyle w:val="Heading2"/>
        <w:spacing w:line="480" w:lineRule="auto"/>
        <w:rPr>
          <w:rFonts w:ascii="Times New Roman" w:hAnsi="Times New Roman" w:cs="Times New Roman"/>
          <w:color w:val="FF0000"/>
        </w:rPr>
      </w:pPr>
      <w:r w:rsidRPr="00960472">
        <w:rPr>
          <w:rFonts w:ascii="Times New Roman" w:hAnsi="Times New Roman" w:cs="Times New Roman"/>
        </w:rPr>
        <w:t xml:space="preserve">Version B: </w:t>
      </w:r>
      <w:r w:rsidRPr="00960472">
        <w:rPr>
          <w:rFonts w:ascii="Times New Roman" w:hAnsi="Times New Roman" w:cs="Times New Roman"/>
          <w:color w:val="FF0000"/>
        </w:rPr>
        <w:t>(1, 3, 4, 6, 8)</w:t>
      </w:r>
    </w:p>
    <w:p w14:paraId="50A08BB5" w14:textId="77777777" w:rsidR="004B1F97" w:rsidRPr="00960472" w:rsidRDefault="004B1F97" w:rsidP="00960472">
      <w:pPr>
        <w:spacing w:line="480" w:lineRule="auto"/>
        <w:rPr>
          <w:rFonts w:ascii="Times New Roman" w:hAnsi="Times New Roman" w:cs="Times New Roman"/>
        </w:rPr>
      </w:pPr>
      <w:r w:rsidRPr="00960472">
        <w:rPr>
          <w:rFonts w:ascii="Times New Roman" w:hAnsi="Times New Roman" w:cs="Times New Roman"/>
        </w:rPr>
        <w:t>Simplify the following expression and include which law or theorem is used in each step:</w:t>
      </w:r>
    </w:p>
    <w:p w14:paraId="6DA1868E" w14:textId="099FC04A" w:rsidR="007D4A7C" w:rsidRPr="00960472" w:rsidRDefault="007D4A7C" w:rsidP="00960472">
      <w:pPr>
        <w:spacing w:line="480" w:lineRule="auto"/>
        <w:rPr>
          <w:rFonts w:ascii="Times New Roman" w:hAnsi="Times New Roman" w:cs="Times New Roman"/>
        </w:rPr>
      </w:pPr>
    </w:p>
    <w:p w14:paraId="704FB281" w14:textId="64AE6B15" w:rsidR="00960472" w:rsidRPr="00960472" w:rsidRDefault="00000000" w:rsidP="00960472">
      <w:pPr>
        <w:spacing w:line="48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A,B,C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B'+C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+C'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A'+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B+C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eastAsiaTheme="majorEastAsia" w:hAnsi="Cambria Math" w:cs="Times New Roman"/>
            </w:rPr>
            <m:t>'</m:t>
          </m:r>
        </m:oMath>
      </m:oMathPara>
    </w:p>
    <w:p w14:paraId="124EFC84" w14:textId="77777777" w:rsidR="00960472" w:rsidRPr="00960472" w:rsidRDefault="00960472" w:rsidP="00960472">
      <w:pPr>
        <w:spacing w:line="480" w:lineRule="auto"/>
        <w:rPr>
          <w:rFonts w:ascii="Times New Roman" w:hAnsi="Times New Roman" w:cs="Times New Roman"/>
        </w:rPr>
      </w:pPr>
    </w:p>
    <w:p w14:paraId="799159BC" w14:textId="77777777" w:rsidR="005001E3" w:rsidRDefault="004B1F97" w:rsidP="009E73E3">
      <w:pPr>
        <w:jc w:val="center"/>
        <w:rPr>
          <w:rFonts w:ascii="Times New Roman" w:hAnsi="Times New Roman" w:cs="Times New Roman"/>
          <w:b/>
          <w:bCs/>
        </w:rPr>
      </w:pPr>
      <w:r w:rsidRPr="00960472">
        <w:rPr>
          <w:rFonts w:ascii="Times New Roman" w:hAnsi="Times New Roman" w:cs="Times New Roman"/>
          <w:b/>
          <w:bCs/>
        </w:rPr>
        <w:t xml:space="preserve">You must identify </w:t>
      </w:r>
      <w:r w:rsidRPr="009E73E3">
        <w:rPr>
          <w:rFonts w:ascii="Times New Roman" w:hAnsi="Times New Roman" w:cs="Times New Roman"/>
          <w:b/>
          <w:bCs/>
          <w:i/>
          <w:iCs/>
        </w:rPr>
        <w:t>each</w:t>
      </w:r>
      <w:r w:rsidRPr="00960472">
        <w:rPr>
          <w:rFonts w:ascii="Times New Roman" w:hAnsi="Times New Roman" w:cs="Times New Roman"/>
          <w:b/>
          <w:bCs/>
        </w:rPr>
        <w:t xml:space="preserve"> theorem or law you use for </w:t>
      </w:r>
      <w:r w:rsidRPr="009E73E3">
        <w:rPr>
          <w:rFonts w:ascii="Times New Roman" w:hAnsi="Times New Roman" w:cs="Times New Roman"/>
          <w:b/>
          <w:bCs/>
          <w:i/>
          <w:iCs/>
        </w:rPr>
        <w:t>each</w:t>
      </w:r>
      <w:r w:rsidRPr="00960472">
        <w:rPr>
          <w:rFonts w:ascii="Times New Roman" w:hAnsi="Times New Roman" w:cs="Times New Roman"/>
          <w:b/>
          <w:bCs/>
        </w:rPr>
        <w:t xml:space="preserve"> step </w:t>
      </w:r>
    </w:p>
    <w:p w14:paraId="240E3024" w14:textId="4E06E523" w:rsidR="004B1F97" w:rsidRPr="00960472" w:rsidRDefault="004B1F97" w:rsidP="009E73E3">
      <w:pPr>
        <w:jc w:val="center"/>
        <w:rPr>
          <w:rFonts w:ascii="Times New Roman" w:hAnsi="Times New Roman" w:cs="Times New Roman"/>
          <w:b/>
          <w:bCs/>
        </w:rPr>
      </w:pPr>
      <w:r w:rsidRPr="00960472">
        <w:rPr>
          <w:rFonts w:ascii="Times New Roman" w:hAnsi="Times New Roman" w:cs="Times New Roman"/>
          <w:b/>
          <w:bCs/>
        </w:rPr>
        <w:t>or you will not receive full credit.</w:t>
      </w:r>
    </w:p>
    <w:p w14:paraId="3F9EE593" w14:textId="77777777" w:rsidR="00960472" w:rsidRDefault="00960472">
      <w:pPr>
        <w:spacing w:after="160" w:line="259" w:lineRule="auto"/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33079B85" w14:textId="794FE1EF" w:rsidR="007D4A7C" w:rsidRDefault="007D4A7C" w:rsidP="00960472">
      <w:pPr>
        <w:pStyle w:val="Heading1"/>
        <w:jc w:val="center"/>
        <w:rPr>
          <w:rFonts w:ascii="Times New Roman" w:hAnsi="Times New Roman" w:cs="Times New Roman"/>
        </w:rPr>
      </w:pPr>
      <w:r w:rsidRPr="002117BF">
        <w:rPr>
          <w:rFonts w:ascii="Times New Roman" w:hAnsi="Times New Roman" w:cs="Times New Roman"/>
        </w:rPr>
        <w:lastRenderedPageBreak/>
        <w:t>Question #</w:t>
      </w:r>
      <w:r w:rsidR="00DB50AF">
        <w:rPr>
          <w:rFonts w:ascii="Times New Roman" w:hAnsi="Times New Roman" w:cs="Times New Roman"/>
        </w:rPr>
        <w:t>4</w:t>
      </w:r>
    </w:p>
    <w:p w14:paraId="3D637CD3" w14:textId="77777777" w:rsidR="00960472" w:rsidRPr="00960472" w:rsidRDefault="00960472" w:rsidP="00960472"/>
    <w:p w14:paraId="6C6E607C" w14:textId="27BCC79A" w:rsidR="007D4A7C" w:rsidRPr="002117BF" w:rsidRDefault="007D4A7C" w:rsidP="00960472">
      <w:pPr>
        <w:pStyle w:val="Heading2"/>
        <w:spacing w:line="480" w:lineRule="auto"/>
        <w:rPr>
          <w:rFonts w:ascii="Times New Roman" w:hAnsi="Times New Roman" w:cs="Times New Roman"/>
        </w:rPr>
      </w:pPr>
      <w:r w:rsidRPr="002117BF">
        <w:rPr>
          <w:rFonts w:ascii="Times New Roman" w:hAnsi="Times New Roman" w:cs="Times New Roman"/>
        </w:rPr>
        <w:t>Version A:</w:t>
      </w:r>
      <w:r w:rsidR="002117BF">
        <w:rPr>
          <w:rFonts w:ascii="Times New Roman" w:hAnsi="Times New Roman" w:cs="Times New Roman"/>
        </w:rPr>
        <w:t xml:space="preserve"> </w:t>
      </w:r>
      <w:r w:rsidR="002117BF" w:rsidRPr="007D4A7C">
        <w:rPr>
          <w:rFonts w:ascii="Times New Roman" w:hAnsi="Times New Roman" w:cs="Times New Roman"/>
          <w:color w:val="FF0000"/>
        </w:rPr>
        <w:t>(1, 3, 4, 6, 8)</w:t>
      </w:r>
    </w:p>
    <w:p w14:paraId="59DCBAF3" w14:textId="77777777" w:rsidR="00960472" w:rsidRDefault="00960472" w:rsidP="00960472">
      <w:pPr>
        <w:spacing w:line="480" w:lineRule="auto"/>
        <w:rPr>
          <w:rFonts w:ascii="Times New Roman" w:hAnsi="Times New Roman" w:cs="Times New Roman"/>
        </w:rPr>
      </w:pPr>
    </w:p>
    <w:p w14:paraId="27CF2C1D" w14:textId="4DDA1EE7" w:rsidR="004B1F97" w:rsidRDefault="004B1F97" w:rsidP="0096047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all possible terms that can be added to the expression using the consensus theorem. Then reduce to a minimum </w:t>
      </w:r>
      <w:r w:rsidRPr="009E73E3">
        <w:rPr>
          <w:rFonts w:ascii="Times New Roman" w:hAnsi="Times New Roman" w:cs="Times New Roman"/>
          <w:i/>
          <w:iCs/>
        </w:rPr>
        <w:t>sum of products:</w:t>
      </w:r>
    </w:p>
    <w:p w14:paraId="43E07057" w14:textId="77777777" w:rsidR="00960472" w:rsidRDefault="00960472" w:rsidP="00960472">
      <w:pPr>
        <w:spacing w:line="480" w:lineRule="auto"/>
        <w:rPr>
          <w:rFonts w:ascii="Times New Roman" w:hAnsi="Times New Roman" w:cs="Times New Roman"/>
        </w:rPr>
      </w:pPr>
    </w:p>
    <w:p w14:paraId="705600C1" w14:textId="531D2EDB" w:rsidR="004B1F97" w:rsidRPr="00960472" w:rsidRDefault="00000000" w:rsidP="00960472">
      <w:pPr>
        <w:spacing w:line="48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4A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</w:rPr>
            <m:t>J’KM + J’L’ + JK’ + K’L’M’ + JLM’ + KL</m:t>
          </m:r>
          <m:r>
            <w:rPr>
              <w:rFonts w:ascii="Cambria Math" w:hAnsi="Cambria Math" w:cs="Times New Roman"/>
            </w:rPr>
            <m:t xml:space="preserve">  </m:t>
          </m:r>
        </m:oMath>
      </m:oMathPara>
    </w:p>
    <w:p w14:paraId="582AF914" w14:textId="77777777" w:rsidR="00960472" w:rsidRPr="00C51F72" w:rsidRDefault="00960472" w:rsidP="00960472">
      <w:pPr>
        <w:pStyle w:val="ListParagraph"/>
        <w:spacing w:line="480" w:lineRule="auto"/>
        <w:ind w:left="2160" w:firstLine="720"/>
        <w:rPr>
          <w:rFonts w:ascii="Times New Roman" w:hAnsi="Times New Roman" w:cs="Times New Roman"/>
        </w:rPr>
      </w:pPr>
    </w:p>
    <w:p w14:paraId="67F6A025" w14:textId="2E67CEDF" w:rsidR="00126FCB" w:rsidRPr="002117BF" w:rsidRDefault="00126FCB" w:rsidP="00126FCB">
      <w:pPr>
        <w:rPr>
          <w:rFonts w:ascii="Times New Roman" w:eastAsiaTheme="minorEastAsia" w:hAnsi="Times New Roman" w:cs="Times New Roman"/>
        </w:rPr>
      </w:pPr>
    </w:p>
    <w:p w14:paraId="3EDBD182" w14:textId="22CDF680" w:rsidR="007D4A7C" w:rsidRDefault="00960472" w:rsidP="00960472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You must use the consensus theorem to receive full credit.</w:t>
      </w:r>
    </w:p>
    <w:p w14:paraId="52764140" w14:textId="77777777" w:rsidR="00960472" w:rsidRPr="00960472" w:rsidRDefault="00960472" w:rsidP="00960472">
      <w:pPr>
        <w:pBdr>
          <w:bottom w:val="single" w:sz="4" w:space="1" w:color="auto"/>
        </w:pBdr>
        <w:jc w:val="center"/>
        <w:rPr>
          <w:rFonts w:ascii="Times New Roman" w:eastAsiaTheme="minorEastAsia" w:hAnsi="Times New Roman" w:cs="Times New Roman"/>
        </w:rPr>
      </w:pPr>
    </w:p>
    <w:p w14:paraId="74893886" w14:textId="77777777" w:rsidR="00FD14DF" w:rsidRDefault="00FD14DF" w:rsidP="00960472">
      <w:pPr>
        <w:pStyle w:val="Heading2"/>
        <w:spacing w:line="480" w:lineRule="auto"/>
        <w:rPr>
          <w:rFonts w:ascii="Times New Roman" w:hAnsi="Times New Roman" w:cs="Times New Roman"/>
        </w:rPr>
      </w:pPr>
    </w:p>
    <w:p w14:paraId="0E628A2A" w14:textId="03A252AE" w:rsidR="007D4A7C" w:rsidRPr="002117BF" w:rsidRDefault="007D4A7C" w:rsidP="00960472">
      <w:pPr>
        <w:pStyle w:val="Heading2"/>
        <w:spacing w:line="480" w:lineRule="auto"/>
        <w:rPr>
          <w:rFonts w:ascii="Times New Roman" w:hAnsi="Times New Roman" w:cs="Times New Roman"/>
        </w:rPr>
      </w:pPr>
      <w:r w:rsidRPr="002117BF">
        <w:rPr>
          <w:rFonts w:ascii="Times New Roman" w:hAnsi="Times New Roman" w:cs="Times New Roman"/>
        </w:rPr>
        <w:t>Version B:</w:t>
      </w:r>
      <w:r w:rsidR="002117BF">
        <w:rPr>
          <w:rFonts w:ascii="Times New Roman" w:hAnsi="Times New Roman" w:cs="Times New Roman"/>
        </w:rPr>
        <w:t xml:space="preserve"> </w:t>
      </w:r>
      <w:r w:rsidR="002117BF" w:rsidRPr="007D4A7C">
        <w:rPr>
          <w:rFonts w:ascii="Times New Roman" w:hAnsi="Times New Roman" w:cs="Times New Roman"/>
          <w:color w:val="FF0000"/>
        </w:rPr>
        <w:t>(0, 2, 5, 7, 9)</w:t>
      </w:r>
    </w:p>
    <w:p w14:paraId="47FDBBB8" w14:textId="77777777" w:rsidR="00960472" w:rsidRDefault="00960472" w:rsidP="00960472">
      <w:pPr>
        <w:spacing w:line="480" w:lineRule="auto"/>
        <w:rPr>
          <w:rFonts w:ascii="Times New Roman" w:hAnsi="Times New Roman" w:cs="Times New Roman"/>
        </w:rPr>
      </w:pPr>
    </w:p>
    <w:p w14:paraId="68F8A473" w14:textId="1DB2094C" w:rsidR="00960472" w:rsidRDefault="00960472" w:rsidP="0096047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all possible terms that can be added to the expression using the consensus theorem. Then reduce to a minimum </w:t>
      </w:r>
      <w:r w:rsidRPr="009E73E3">
        <w:rPr>
          <w:rFonts w:ascii="Times New Roman" w:hAnsi="Times New Roman" w:cs="Times New Roman"/>
          <w:i/>
          <w:iCs/>
        </w:rPr>
        <w:t>sum of products</w:t>
      </w:r>
      <w:r>
        <w:rPr>
          <w:rFonts w:ascii="Times New Roman" w:hAnsi="Times New Roman" w:cs="Times New Roman"/>
        </w:rPr>
        <w:t>:</w:t>
      </w:r>
    </w:p>
    <w:p w14:paraId="521B624E" w14:textId="77777777" w:rsidR="00960472" w:rsidRDefault="00960472" w:rsidP="00960472">
      <w:pPr>
        <w:spacing w:line="480" w:lineRule="auto"/>
        <w:jc w:val="center"/>
        <w:rPr>
          <w:rFonts w:ascii="Times New Roman" w:hAnsi="Times New Roman" w:cs="Times New Roman"/>
        </w:rPr>
      </w:pPr>
    </w:p>
    <w:p w14:paraId="6C0C64F1" w14:textId="64BD0C24" w:rsidR="004B1F97" w:rsidRPr="00960472" w:rsidRDefault="00000000" w:rsidP="00960472">
      <w:pPr>
        <w:spacing w:line="480" w:lineRule="auto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4B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O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+M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O+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O+N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O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P+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N+M'OP'</m:t>
          </m:r>
        </m:oMath>
      </m:oMathPara>
    </w:p>
    <w:p w14:paraId="00C81CB7" w14:textId="32896098" w:rsidR="004B1F97" w:rsidRPr="00C51F72" w:rsidRDefault="004B1F97" w:rsidP="00960472">
      <w:pPr>
        <w:pStyle w:val="ListParagraph"/>
        <w:spacing w:line="480" w:lineRule="auto"/>
        <w:ind w:left="2160" w:firstLine="72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</w:rPr>
        <w:t xml:space="preserve"> </w:t>
      </w:r>
    </w:p>
    <w:p w14:paraId="3E26F007" w14:textId="77777777" w:rsidR="00960472" w:rsidRPr="00960472" w:rsidRDefault="00960472" w:rsidP="00960472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You must use the consensus theorem to receive full credit.</w:t>
      </w:r>
    </w:p>
    <w:p w14:paraId="1054C22F" w14:textId="18025BEB" w:rsidR="00126FCB" w:rsidRPr="002117BF" w:rsidRDefault="00126FCB" w:rsidP="00126FCB">
      <w:pPr>
        <w:rPr>
          <w:rFonts w:ascii="Times New Roman" w:eastAsiaTheme="minorEastAsia" w:hAnsi="Times New Roman" w:cs="Times New Roman"/>
        </w:rPr>
      </w:pPr>
    </w:p>
    <w:p w14:paraId="05909EC7" w14:textId="445DF61B" w:rsidR="007D4A7C" w:rsidRPr="002117BF" w:rsidRDefault="007D4A7C" w:rsidP="00960472">
      <w:pPr>
        <w:rPr>
          <w:rFonts w:ascii="Times New Roman" w:hAnsi="Times New Roman" w:cs="Times New Roman"/>
        </w:rPr>
      </w:pPr>
    </w:p>
    <w:p w14:paraId="2BC773BE" w14:textId="77777777" w:rsidR="007D4A7C" w:rsidRPr="002117BF" w:rsidRDefault="007D4A7C" w:rsidP="007D4A7C">
      <w:pPr>
        <w:rPr>
          <w:rFonts w:ascii="Times New Roman" w:hAnsi="Times New Roman" w:cs="Times New Roman"/>
        </w:rPr>
      </w:pPr>
    </w:p>
    <w:p w14:paraId="5C7CB680" w14:textId="77777777" w:rsidR="007D4A7C" w:rsidRPr="002117BF" w:rsidRDefault="007D4A7C" w:rsidP="007D4A7C">
      <w:pPr>
        <w:rPr>
          <w:rFonts w:ascii="Times New Roman" w:hAnsi="Times New Roman" w:cs="Times New Roman"/>
        </w:rPr>
      </w:pPr>
    </w:p>
    <w:p w14:paraId="3E7A94AC" w14:textId="77777777" w:rsidR="00000000" w:rsidRPr="002117BF" w:rsidRDefault="00000000">
      <w:pPr>
        <w:rPr>
          <w:rFonts w:ascii="Times New Roman" w:hAnsi="Times New Roman" w:cs="Times New Roman"/>
        </w:rPr>
      </w:pPr>
    </w:p>
    <w:sectPr w:rsidR="00A54BEF" w:rsidRPr="002117B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714D0" w14:textId="77777777" w:rsidR="00C510A5" w:rsidRDefault="00C510A5" w:rsidP="007D4A7C">
      <w:r>
        <w:separator/>
      </w:r>
    </w:p>
  </w:endnote>
  <w:endnote w:type="continuationSeparator" w:id="0">
    <w:p w14:paraId="622986DD" w14:textId="77777777" w:rsidR="00C510A5" w:rsidRDefault="00C510A5" w:rsidP="007D4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9045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16C56" w14:textId="31E9ADF3" w:rsidR="007D4A7C" w:rsidRDefault="007D4A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FDBD1A" w14:textId="77777777" w:rsidR="007D4A7C" w:rsidRDefault="007D4A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8C16F" w14:textId="77777777" w:rsidR="00C510A5" w:rsidRDefault="00C510A5" w:rsidP="007D4A7C">
      <w:r>
        <w:separator/>
      </w:r>
    </w:p>
  </w:footnote>
  <w:footnote w:type="continuationSeparator" w:id="0">
    <w:p w14:paraId="1E94D642" w14:textId="77777777" w:rsidR="00C510A5" w:rsidRDefault="00C510A5" w:rsidP="007D4A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14B3"/>
    <w:multiLevelType w:val="hybridMultilevel"/>
    <w:tmpl w:val="059C77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5665F"/>
    <w:multiLevelType w:val="hybridMultilevel"/>
    <w:tmpl w:val="BF9685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B28A5"/>
    <w:multiLevelType w:val="hybridMultilevel"/>
    <w:tmpl w:val="00C49C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D66AD"/>
    <w:multiLevelType w:val="hybridMultilevel"/>
    <w:tmpl w:val="059C77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C01EF"/>
    <w:multiLevelType w:val="hybridMultilevel"/>
    <w:tmpl w:val="66C4EC2C"/>
    <w:lvl w:ilvl="0" w:tplc="0C20876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55326"/>
    <w:multiLevelType w:val="hybridMultilevel"/>
    <w:tmpl w:val="45FEA00E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68E90BB4"/>
    <w:multiLevelType w:val="hybridMultilevel"/>
    <w:tmpl w:val="4502EB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266715">
    <w:abstractNumId w:val="4"/>
  </w:num>
  <w:num w:numId="2" w16cid:durableId="396100123">
    <w:abstractNumId w:val="6"/>
  </w:num>
  <w:num w:numId="3" w16cid:durableId="63141681">
    <w:abstractNumId w:val="3"/>
  </w:num>
  <w:num w:numId="4" w16cid:durableId="1639340684">
    <w:abstractNumId w:val="0"/>
  </w:num>
  <w:num w:numId="5" w16cid:durableId="9994247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6146280">
    <w:abstractNumId w:val="1"/>
  </w:num>
  <w:num w:numId="7" w16cid:durableId="862060654">
    <w:abstractNumId w:val="2"/>
  </w:num>
  <w:num w:numId="8" w16cid:durableId="19014421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el, Kallie T">
    <w15:presenceInfo w15:providerId="AD" w15:userId="S::ktjuel@cougarnet.uh.edu::61d7f1f1-35ab-42fd-b716-454e62f798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7C"/>
    <w:rsid w:val="00126FCB"/>
    <w:rsid w:val="002117BF"/>
    <w:rsid w:val="003608BC"/>
    <w:rsid w:val="00442CFE"/>
    <w:rsid w:val="004B1F97"/>
    <w:rsid w:val="005001E3"/>
    <w:rsid w:val="00660940"/>
    <w:rsid w:val="007D4A7C"/>
    <w:rsid w:val="008902EC"/>
    <w:rsid w:val="008B7BE6"/>
    <w:rsid w:val="008F2279"/>
    <w:rsid w:val="009230E9"/>
    <w:rsid w:val="00960472"/>
    <w:rsid w:val="00963B6D"/>
    <w:rsid w:val="009D3DEB"/>
    <w:rsid w:val="009E73E3"/>
    <w:rsid w:val="00A14424"/>
    <w:rsid w:val="00A26235"/>
    <w:rsid w:val="00A729C4"/>
    <w:rsid w:val="00AF6878"/>
    <w:rsid w:val="00B669A6"/>
    <w:rsid w:val="00BC5454"/>
    <w:rsid w:val="00BD0AAA"/>
    <w:rsid w:val="00C00A03"/>
    <w:rsid w:val="00C26F5F"/>
    <w:rsid w:val="00C510A5"/>
    <w:rsid w:val="00CC14D9"/>
    <w:rsid w:val="00CF75FE"/>
    <w:rsid w:val="00D13FC3"/>
    <w:rsid w:val="00DB50AF"/>
    <w:rsid w:val="00F52F23"/>
    <w:rsid w:val="00F9382C"/>
    <w:rsid w:val="00FD14DF"/>
    <w:rsid w:val="00FF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1226"/>
  <w15:chartTrackingRefBased/>
  <w15:docId w15:val="{AD5A7BC4-1AD8-4EB5-B4C2-40886F15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7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A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A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4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4A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D4A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A7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4A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A7C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26FCB"/>
    <w:rPr>
      <w:color w:val="808080"/>
    </w:rPr>
  </w:style>
  <w:style w:type="paragraph" w:styleId="Revision">
    <w:name w:val="Revision"/>
    <w:hidden/>
    <w:uiPriority w:val="99"/>
    <w:semiHidden/>
    <w:rsid w:val="005001E3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39301-E132-41BE-A086-5267C4636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frncscgomez000@gmail.com</dc:creator>
  <cp:keywords/>
  <dc:description/>
  <cp:lastModifiedBy>faryan fanaei</cp:lastModifiedBy>
  <cp:revision>2</cp:revision>
  <dcterms:created xsi:type="dcterms:W3CDTF">2025-02-24T05:13:00Z</dcterms:created>
  <dcterms:modified xsi:type="dcterms:W3CDTF">2025-02-24T05:13:00Z</dcterms:modified>
</cp:coreProperties>
</file>